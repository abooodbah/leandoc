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Autumn newsletter</w:t>
      </w:r>
    </w:p>
    <w:p>
      <w:r>
        <w:rPr>
          <w:rFonts w:ascii="Calibri" w:hAnsi="Calibri"/>
          <w:color w:val="5A554C"/>
          <w:sz w:val="19"/>
        </w:rPr>
        <w:t>Draft for review  |  Harbour Street Library</w:t>
      </w:r>
    </w:p>
    <w:p>
      <w:pPr>
        <w:pStyle w:val="Heading1"/>
      </w:pPr>
      <w:r>
        <w:t>The reading rooms are open again</w:t>
      </w:r>
    </w:p>
    <w:p>
      <w:r>
        <w:t xml:space="preserve">After fourteen weeks of building work, both reading rooms </w:t>
      </w:r>
      <w:ins w:id="1" w:author="Editor" w:date="2026-09-20T09:00:00Z">
        <w:r>
          <w:t xml:space="preserve">reopened on 1 September. </w:t>
        </w:r>
      </w:ins>
      <w:del w:id="2" w:author="Editor" w:date="2026-09-20T09:00:00Z">
        <w:r>
          <w:delText xml:space="preserve">will reopen some time in the autumn. </w:delText>
        </w:r>
      </w:del>
      <w:r>
        <w:t>There are forty study places with power, new lighting, and a step-free entrance from Harbour Street.</w:t>
      </w:r>
    </w:p>
    <w:p>
      <w:r xmlns:a="http://schemas.openxmlformats.org/drawingml/2006/main">
        <w:drawing>
          <wp:anchor distT="0" distB="0" distL="114300" distR="114300" simplePos="0" relativeHeight="251659265" behindDoc="0" locked="0" layoutInCell="1" allowOverlap="1">
            <wp:simplePos x="0" y="0"/>
            <wp:positionH relativeFrom="column">
              <wp:posOffset>0</wp:posOffset>
            </wp:positionH>
            <wp:positionV relativeFrom="paragraph">
              <wp:posOffset>0</wp:posOffset>
            </wp:positionV>
            <wp:extent cx="2286000" cy="685800"/>
            <wp:effectExtent l="0" t="0" r="0" b="0"/>
            <wp:wrapSquare wrapText="bothSides"/>
            <wp:docPr id="10" name="Text Box 10"/>
            <wp:cNvGraphicFramePr/>
            <a:graphic>
              <a:graphicData uri="http://schemas.microsoft.com/office/word/2010/wordprocessingShape">
                <wps:wsp>
                  <wps:cNvSpPr txBox="1"/>
                  <wps:spPr>
                    <a:xfrm>
                      <a:off x="0" y="0"/>
                      <a:ext cx="2286000" cy="685800"/>
                    </a:xfrm>
                    <a:prstGeom prst="rect">
                      <a:avLst/>
                    </a:prstGeom>
                  </wps:spPr>
                  <wps:txbx>
                    <w:txbxContent>
                      <w:p>
                        <w:r>
                          <w:t>Quote from a visitor survey.</w:t>
                        </w:r>
                      </w:p>
                    </w:txbxContent>
                  </wps:txbx>
                  <wps:bodyPr/>
                </wps:wsp>
              </a:graphicData>
            </a:graphic>
          </wp:anchor>
        </w:drawing>
      </w:r>
      <w:r>
        <w:t>Visitors have noticed. In the first month, 6,212 people came through the doors, 18 percent more than last September. The study tables are booked on most weekday afternoons, so please reserve a place at the front desk.</w:t>
      </w:r>
    </w:p>
    <w:p>
      <w:pPr>
        <w:pStyle w:val="Heading1"/>
      </w:pPr>
      <w:r>
        <w:t>Local history, out of storage</w:t>
      </w:r>
    </w:p>
    <w:p>
      <w:r>
        <w:t xml:space="preserve">The local history collection now has its own shelves on the ground floor. </w:t>
      </w:r>
      <w:ins w:id="3" w:author="Editor" w:date="2026-09-20T09:00:00Z">
        <w:r>
          <w:t xml:space="preserve">Volunteers catalogued 2,400 items over the summer. </w:t>
        </w:r>
      </w:ins>
      <w:r>
        <w:t>The archive is reached by the new lift and is open on Tuesdays and Saturdays.</w:t>
      </w:r>
    </w:p>
    <w:p>
      <w:pPr>
        <w:pStyle w:val="Heading1"/>
      </w:pPr>
      <w:r>
        <w:t>Coming in January</w:t>
      </w:r>
    </w:p>
    <w:p>
      <w:r>
        <w:t>Work on the children's library and the garden room starts in January, if the board approves the second phase in November. The children's library stays open during the work, in the reading room on the first floor.</w:t>
      </w:r>
    </w:p>
    <w:p>
      <w:pPr>
        <w:pStyle w:val="ListBullet"/>
      </w:pPr>
      <w:r>
        <w:t>Story time moves to Saturday mornings at 10:30.</w:t>
      </w:r>
    </w:p>
    <w:p>
      <w:pPr>
        <w:pStyle w:val="ListBullet"/>
      </w:pPr>
      <w:r>
        <w:t>Homework club keeps its Tuesday and Thursday sessions.</w:t>
      </w:r>
    </w:p>
    <w:p>
      <w:pPr>
        <w:pStyle w:val="ListBullet"/>
      </w:pPr>
      <w:r>
        <w:t>The garden room is closed until the spring.</w:t>
      </w:r>
    </w:p>
    <w:p>
      <w:pPr>
        <w:pStyle w:val="Heading1"/>
      </w:pPr>
      <w:r>
        <w:t>Opening hours</w:t>
      </w:r>
    </w:p>
    <w:p>
      <w:r>
        <w:t>Monday to Friday, 9:00 to 19:00. Saturday, 10:00 to 16:00. Closed on Sundays and public holidays.</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cs="Arial"/>
        <w:szCs w:val="22"/>
        <w:lang w:val="en-US" w:eastAsia="en-US" w:bidi="ar-SA"/>
        <w:sz w:val="21"/>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D3557"/>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D355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b w:val="0"/>
      <w:color w:val="1A191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Harbour Street Library newsletter draft</dc:title>
  <dc:subject/>
  <dc:creator>Harbour Street Library</dc:creator>
  <cp:keywords/>
  <dc:description/>
  <cp:lastModifiedBy>Harbour Street Library</cp:lastModifiedBy>
  <cp:revision>1</cp:revision>
  <dcterms:created xsi:type="dcterms:W3CDTF">2013-12-23T23:15:00Z</dcterms:created>
  <dcterms:modified xsi:type="dcterms:W3CDTF">2013-12-23T23:15:00Z</dcterms:modified>
  <cp:category/>
</cp:coreProperties>
</file>